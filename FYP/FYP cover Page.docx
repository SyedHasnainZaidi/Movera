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423" w:rsidRPr="00534C05" w:rsidRDefault="00EC7423" w:rsidP="00EC7423">
      <w:pPr>
        <w:jc w:val="center"/>
        <w:rPr>
          <w:rFonts w:ascii="Times New Roman" w:hAnsi="Times New Roman" w:cs="Times New Roman"/>
        </w:rPr>
      </w:pPr>
      <w:r w:rsidRPr="00534C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13A7AD5" wp14:editId="4B8722AE">
            <wp:simplePos x="0" y="0"/>
            <wp:positionH relativeFrom="column">
              <wp:posOffset>1828800</wp:posOffset>
            </wp:positionH>
            <wp:positionV relativeFrom="paragraph">
              <wp:posOffset>0</wp:posOffset>
            </wp:positionV>
            <wp:extent cx="2143125" cy="214312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7423" w:rsidRPr="00534C05" w:rsidRDefault="00EC7423" w:rsidP="00EC7423">
      <w:pPr>
        <w:jc w:val="center"/>
        <w:rPr>
          <w:rFonts w:ascii="Times New Roman" w:hAnsi="Times New Roman" w:cs="Times New Roman"/>
          <w:b/>
          <w:sz w:val="40"/>
        </w:rPr>
      </w:pPr>
      <w:r w:rsidRPr="00534C05">
        <w:rPr>
          <w:rFonts w:ascii="Times New Roman" w:hAnsi="Times New Roman" w:cs="Times New Roman"/>
          <w:b/>
          <w:sz w:val="40"/>
        </w:rPr>
        <w:t>Final Year Project(FYP)</w:t>
      </w:r>
    </w:p>
    <w:p w:rsidR="00EC7423" w:rsidRPr="00534C05" w:rsidRDefault="00EC7423" w:rsidP="00EC7423">
      <w:pPr>
        <w:pStyle w:val="Subtitle"/>
        <w:jc w:val="center"/>
      </w:pPr>
      <w:r w:rsidRPr="00534C05">
        <w:t>Supervisor: Dr. Muhammad Saeed</w:t>
      </w:r>
    </w:p>
    <w:p w:rsidR="00EC7423" w:rsidRPr="00534C05" w:rsidRDefault="00EC7423" w:rsidP="00EC7423">
      <w:pPr>
        <w:pStyle w:val="Subtitle"/>
        <w:jc w:val="center"/>
      </w:pPr>
      <w:r>
        <w:t>Co- Supervisor</w:t>
      </w:r>
      <w:r w:rsidRPr="00534C05">
        <w:t>: -</w:t>
      </w:r>
    </w:p>
    <w:p w:rsidR="00EC7423" w:rsidRPr="002C5D7F" w:rsidRDefault="00EC7423" w:rsidP="00EC7423">
      <w:pPr>
        <w:jc w:val="center"/>
        <w:rPr>
          <w:ins w:id="0" w:author="User" w:date="2026-04-02T01:10:00Z"/>
          <w:rFonts w:ascii="Cooper Black" w:hAnsi="Cooper Black" w:cs="Times New Roman"/>
          <w:sz w:val="28"/>
        </w:rPr>
      </w:pPr>
      <w:r w:rsidRPr="002C5D7F">
        <w:rPr>
          <w:rFonts w:ascii="Cooper Black" w:hAnsi="Cooper Black" w:cs="Times New Roman"/>
          <w:sz w:val="28"/>
        </w:rPr>
        <w:t xml:space="preserve">Title: </w:t>
      </w:r>
    </w:p>
    <w:p w:rsidR="00EC7423" w:rsidRPr="00EC7423" w:rsidRDefault="00EC7423" w:rsidP="00EC7423">
      <w:pPr>
        <w:jc w:val="center"/>
        <w:rPr>
          <w:rFonts w:ascii="Microsoft YaHei Light" w:eastAsia="Microsoft YaHei Light" w:hAnsi="Microsoft YaHei Light" w:cs="Times New Roman"/>
          <w:b/>
          <w:sz w:val="40"/>
        </w:rPr>
      </w:pPr>
      <w:r w:rsidRPr="00EC7423">
        <w:rPr>
          <w:rFonts w:ascii="Microsoft YaHei Light" w:eastAsia="Microsoft YaHei Light" w:hAnsi="Microsoft YaHei Light" w:cs="Times New Roman"/>
          <w:b/>
          <w:sz w:val="40"/>
        </w:rPr>
        <w:t>AI-powered intelligent</w:t>
      </w:r>
      <w:bookmarkStart w:id="1" w:name="_GoBack"/>
      <w:bookmarkEnd w:id="1"/>
      <w:r w:rsidRPr="00EC7423">
        <w:rPr>
          <w:rFonts w:ascii="Microsoft YaHei Light" w:eastAsia="Microsoft YaHei Light" w:hAnsi="Microsoft YaHei Light" w:cs="Times New Roman"/>
          <w:b/>
          <w:sz w:val="40"/>
        </w:rPr>
        <w:t xml:space="preserve"> Physiotherapy Assessment and Rehabilitation Monitoring System</w:t>
      </w:r>
    </w:p>
    <w:p w:rsidR="00EC7423" w:rsidRPr="002C5D7F" w:rsidRDefault="00EC7423" w:rsidP="00EC7423">
      <w:pPr>
        <w:rPr>
          <w:ins w:id="2" w:author="User" w:date="2026-04-02T01:10:00Z"/>
          <w:rFonts w:ascii="Cooper Black" w:hAnsi="Cooper Black" w:cs="Times New Roman"/>
        </w:rPr>
      </w:pPr>
    </w:p>
    <w:p w:rsidR="00EC7423" w:rsidRPr="002C5D7F" w:rsidRDefault="00EC7423" w:rsidP="00EC7423">
      <w:pPr>
        <w:jc w:val="center"/>
        <w:rPr>
          <w:rFonts w:ascii="Cooper Black" w:hAnsi="Cooper Black" w:cs="Times New Roman"/>
          <w:sz w:val="28"/>
        </w:rPr>
      </w:pPr>
      <w:r w:rsidRPr="002C5D7F">
        <w:rPr>
          <w:rFonts w:ascii="Cooper Black" w:hAnsi="Cooper Black" w:cs="Times New Roman"/>
          <w:sz w:val="28"/>
        </w:rPr>
        <w:t>Team Members:</w:t>
      </w:r>
    </w:p>
    <w:p w:rsidR="00C27611" w:rsidRDefault="00EC7423" w:rsidP="00C27611">
      <w:pPr>
        <w:ind w:left="2160"/>
        <w:rPr>
          <w:rFonts w:ascii="Times New Roman" w:hAnsi="Times New Roman" w:cs="Times New Roman"/>
        </w:rPr>
      </w:pPr>
      <w:r w:rsidRPr="00534C05">
        <w:rPr>
          <w:rFonts w:ascii="Times New Roman" w:hAnsi="Times New Roman" w:cs="Times New Roman"/>
          <w:b/>
          <w:sz w:val="28"/>
        </w:rPr>
        <w:t>Noorain</w:t>
      </w:r>
      <w:ins w:id="3" w:author="User" w:date="2026-04-02T01:14:00Z">
        <w:r>
          <w:rPr>
            <w:rFonts w:ascii="Times New Roman" w:hAnsi="Times New Roman" w:cs="Times New Roman"/>
            <w:b/>
            <w:sz w:val="28"/>
          </w:rPr>
          <w:t xml:space="preserve"> </w:t>
        </w:r>
      </w:ins>
      <w:r>
        <w:rPr>
          <w:rFonts w:ascii="Times New Roman" w:hAnsi="Times New Roman" w:cs="Times New Roman"/>
        </w:rPr>
        <w:t>(B</w:t>
      </w:r>
      <w:r w:rsidRPr="00534C05">
        <w:rPr>
          <w:rFonts w:ascii="Times New Roman" w:hAnsi="Times New Roman" w:cs="Times New Roman"/>
        </w:rPr>
        <w:t>22110106063)</w:t>
      </w:r>
      <w:r>
        <w:rPr>
          <w:rFonts w:ascii="Times New Roman" w:hAnsi="Times New Roman" w:cs="Times New Roman"/>
        </w:rPr>
        <w:t>- TEAM LEAD</w:t>
      </w:r>
    </w:p>
    <w:p w:rsidR="00C27611" w:rsidRPr="00C27611" w:rsidRDefault="00C27611" w:rsidP="00C27611">
      <w:pPr>
        <w:ind w:left="2160"/>
        <w:rPr>
          <w:rFonts w:ascii="Times New Roman" w:hAnsi="Times New Roman" w:cs="Times New Roman"/>
          <w:b/>
          <w:sz w:val="28"/>
        </w:rPr>
      </w:pPr>
      <w:r w:rsidRPr="00C27611">
        <w:rPr>
          <w:rFonts w:ascii="Times New Roman" w:hAnsi="Times New Roman" w:cs="Times New Roman"/>
          <w:b/>
          <w:sz w:val="28"/>
        </w:rPr>
        <w:t>Alina Zafar</w:t>
      </w:r>
      <w:r w:rsidRPr="00C27611">
        <w:rPr>
          <w:rFonts w:ascii="Times New Roman" w:hAnsi="Times New Roman" w:cs="Times New Roman"/>
        </w:rPr>
        <w:t>(B22110106010)</w:t>
      </w:r>
    </w:p>
    <w:p w:rsidR="00EC7423" w:rsidRPr="00534C05" w:rsidRDefault="00EC7423" w:rsidP="00C27611">
      <w:pPr>
        <w:ind w:left="2160"/>
        <w:rPr>
          <w:rFonts w:ascii="Times New Roman" w:hAnsi="Times New Roman" w:cs="Times New Roman"/>
        </w:rPr>
      </w:pPr>
      <w:r w:rsidRPr="00534C05">
        <w:rPr>
          <w:rFonts w:ascii="Times New Roman" w:hAnsi="Times New Roman" w:cs="Times New Roman"/>
          <w:b/>
          <w:sz w:val="28"/>
        </w:rPr>
        <w:t>Alisa Masood</w:t>
      </w:r>
      <w:ins w:id="4" w:author="User" w:date="2026-04-02T01:14:00Z">
        <w:r>
          <w:rPr>
            <w:rFonts w:ascii="Times New Roman" w:hAnsi="Times New Roman" w:cs="Times New Roman"/>
            <w:b/>
            <w:sz w:val="28"/>
          </w:rPr>
          <w:t xml:space="preserve"> </w:t>
        </w:r>
      </w:ins>
      <w:r w:rsidRPr="00534C05">
        <w:rPr>
          <w:rFonts w:ascii="Times New Roman" w:hAnsi="Times New Roman" w:cs="Times New Roman"/>
        </w:rPr>
        <w:t>(B22110106011)</w:t>
      </w:r>
    </w:p>
    <w:p w:rsidR="00EC7423" w:rsidRPr="00534C05" w:rsidRDefault="00EC7423" w:rsidP="00C27611">
      <w:pPr>
        <w:ind w:left="2160"/>
        <w:rPr>
          <w:rFonts w:ascii="Times New Roman" w:hAnsi="Times New Roman" w:cs="Times New Roman"/>
        </w:rPr>
      </w:pPr>
      <w:r w:rsidRPr="00534C05">
        <w:rPr>
          <w:rFonts w:ascii="Times New Roman" w:hAnsi="Times New Roman" w:cs="Times New Roman"/>
          <w:b/>
          <w:sz w:val="28"/>
        </w:rPr>
        <w:t>Syed Muhammad Hasnain Zaidi</w:t>
      </w:r>
      <w:ins w:id="5" w:author="User" w:date="2026-04-02T01:14:00Z">
        <w:r>
          <w:rPr>
            <w:rFonts w:ascii="Times New Roman" w:hAnsi="Times New Roman" w:cs="Times New Roman"/>
            <w:b/>
            <w:sz w:val="28"/>
          </w:rPr>
          <w:t xml:space="preserve"> </w:t>
        </w:r>
      </w:ins>
      <w:r w:rsidRPr="00534C05">
        <w:rPr>
          <w:rFonts w:ascii="Times New Roman" w:hAnsi="Times New Roman" w:cs="Times New Roman"/>
        </w:rPr>
        <w:t>(B22110106078)</w:t>
      </w:r>
    </w:p>
    <w:p w:rsidR="00EC7423" w:rsidRPr="00534C05" w:rsidRDefault="00EC7423" w:rsidP="00EC7423">
      <w:pPr>
        <w:jc w:val="center"/>
        <w:rPr>
          <w:rFonts w:ascii="Times New Roman" w:hAnsi="Times New Roman" w:cs="Times New Roman"/>
        </w:rPr>
      </w:pPr>
    </w:p>
    <w:p w:rsidR="00EC7423" w:rsidRPr="00534C05" w:rsidRDefault="00EC7423" w:rsidP="00EC7423">
      <w:pPr>
        <w:rPr>
          <w:rFonts w:ascii="Times New Roman" w:hAnsi="Times New Roman" w:cs="Times New Roman"/>
        </w:rPr>
      </w:pPr>
    </w:p>
    <w:p w:rsidR="007C7C5F" w:rsidRDefault="007C7C5F"/>
    <w:sectPr w:rsidR="007C7C5F" w:rsidSect="002C5D7F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Windows Live" w15:userId="104f91b3a91266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423"/>
    <w:rsid w:val="007C7C5F"/>
    <w:rsid w:val="00C27611"/>
    <w:rsid w:val="00EC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0F72"/>
  <w15:chartTrackingRefBased/>
  <w15:docId w15:val="{5FB9FCBD-A7DA-4718-AE05-4171861C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EC742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C7423"/>
    <w:rPr>
      <w:rFonts w:eastAsiaTheme="minorEastAsia"/>
      <w:color w:val="5A5A5A" w:themeColor="text1" w:themeTint="A5"/>
      <w:spacing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74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4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49688-BEE0-49A3-A12D-F6288CE5A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2026-04-01T20:26:00Z</cp:lastPrinted>
  <dcterms:created xsi:type="dcterms:W3CDTF">2026-04-01T19:59:00Z</dcterms:created>
  <dcterms:modified xsi:type="dcterms:W3CDTF">2026-04-01T20:27:00Z</dcterms:modified>
</cp:coreProperties>
</file>